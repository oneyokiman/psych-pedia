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A616" w14:textId="77777777" w:rsidR="00EA7794" w:rsidRPr="00EA7794" w:rsidRDefault="00EA7794" w:rsidP="00EA7794">
      <w:r w:rsidRPr="00EA7794">
        <w:t xml:space="preserve">  </w:t>
      </w:r>
      <w:r w:rsidRPr="00EA7794">
        <w:rPr>
          <w:b/>
          <w:bCs/>
        </w:rPr>
        <w:t>托莫西汀 (Atomoxetine)</w:t>
      </w:r>
      <w:r w:rsidRPr="00EA7794">
        <w:t xml:space="preserve">: NET, DAT(PFC), SERT, M1, H1 → 9.0, 6.0, 1.0, 1.0, 0.5 </w:t>
      </w:r>
      <w:r w:rsidRPr="00EA7794">
        <w:rPr>
          <w:b/>
          <w:bCs/>
        </w:rPr>
        <w:t>准确</w:t>
      </w:r>
      <w:r w:rsidRPr="00EA7794">
        <w:t>。Stahl确认：NET高（pKi</w:t>
      </w:r>
      <w:del w:id="0" w:author="Unknown">
        <w:r w:rsidRPr="00EA7794">
          <w:delText>8.9→9.0），DAT中（pKi</w:delText>
        </w:r>
      </w:del>
      <w:r w:rsidRPr="00EA7794">
        <w:t xml:space="preserve">6.3→6.0，在PFC通过NET间接影响DA），SERT低（pKi~5但临床弱→1.0合理），无M1/H1结合（0-1）。匹配NRI机制。 </w:t>
      </w:r>
    </w:p>
    <w:p w14:paraId="04B180F3" w14:textId="77777777" w:rsidR="00EA7794" w:rsidRPr="00EA7794" w:rsidRDefault="00EA7794" w:rsidP="00EA7794">
      <w:r w:rsidRPr="00EA7794">
        <w:t xml:space="preserve">  </w:t>
      </w:r>
      <w:r w:rsidRPr="00EA7794">
        <w:rPr>
          <w:b/>
          <w:bCs/>
        </w:rPr>
        <w:t>哌甲酯 (Methylphenidate)</w:t>
      </w:r>
      <w:r w:rsidRPr="00EA7794">
        <w:t xml:space="preserve">: DAT, NET, SERT, D2, Alpha2 → 8.5, 7.5, 0.5, 1.0, 0.0 </w:t>
      </w:r>
      <w:r w:rsidRPr="00EA7794">
        <w:rPr>
          <w:b/>
          <w:bCs/>
        </w:rPr>
        <w:t>准确</w:t>
      </w:r>
      <w:r w:rsidRPr="00EA7794">
        <w:t>。Stahl/PubChem：DAT高（pKi</w:t>
      </w:r>
      <w:del w:id="1" w:author="Unknown">
        <w:r w:rsidRPr="00EA7794">
          <w:delText>8.5），NET中（pKi</w:delText>
        </w:r>
      </w:del>
      <w:r w:rsidRPr="00EA7794">
        <w:t xml:space="preserve">7.5），SERT/D2/Alpha2极低（0-1）。无显著受体结合，主要转运体抑制。 </w:t>
      </w:r>
    </w:p>
    <w:p w14:paraId="28AC8D6C" w14:textId="77777777" w:rsidR="00EA7794" w:rsidRPr="00EA7794" w:rsidRDefault="00EA7794" w:rsidP="00EA7794">
      <w:r w:rsidRPr="00EA7794">
        <w:t xml:space="preserve">  </w:t>
      </w:r>
      <w:r w:rsidRPr="00EA7794">
        <w:rPr>
          <w:b/>
          <w:bCs/>
        </w:rPr>
        <w:t>丁螺环酮 (Buspirone)</w:t>
      </w:r>
      <w:r w:rsidRPr="00EA7794">
        <w:t xml:space="preserve">: 5HT1A, D2, 5HT2A, Alpha1, H1 → 8.5, 4.0, 1.0, 0.5, 0.0 </w:t>
      </w:r>
      <w:r w:rsidRPr="00EA7794">
        <w:rPr>
          <w:b/>
          <w:bCs/>
        </w:rPr>
        <w:t>准确</w:t>
      </w:r>
      <w:r w:rsidRPr="00EA7794">
        <w:t>。Stahl：5HT1A部分激动高（pKi</w:t>
      </w:r>
      <w:del w:id="2" w:author="Unknown">
        <w:r w:rsidRPr="00EA7794">
          <w:delText>8→8.5），D2弱（pKi</w:delText>
        </w:r>
      </w:del>
      <w:r w:rsidRPr="00EA7794">
        <w:t xml:space="preserve">4），其他低（0-1）。匹配其抗焦虑机制。 </w:t>
      </w:r>
    </w:p>
    <w:p w14:paraId="7EBA22FA" w14:textId="77777777" w:rsidR="00EA7794" w:rsidRPr="00EA7794" w:rsidRDefault="00EA7794" w:rsidP="00EA7794">
      <w:r w:rsidRPr="00EA7794">
        <w:t xml:space="preserve">  </w:t>
      </w:r>
      <w:r w:rsidRPr="00EA7794">
        <w:rPr>
          <w:b/>
          <w:bCs/>
        </w:rPr>
        <w:t>普瑞巴林 (Pregabalin)</w:t>
      </w:r>
      <w:r w:rsidRPr="00EA7794">
        <w:t xml:space="preserve">: Ca+Channel(α2δ), GABA, Glu, NE, Sub-P → 9.5, 0.0, 6.0, 5.0, 5.0 </w:t>
      </w:r>
      <w:r w:rsidRPr="00EA7794">
        <w:rPr>
          <w:b/>
          <w:bCs/>
        </w:rPr>
        <w:t>小问题</w:t>
      </w:r>
      <w:r w:rsidRPr="00EA7794">
        <w:t xml:space="preserve">。准确但不精确：α2δ高（9.5），但GABA无直接结合（0），Glu/NE/Sub-P是下游效应（间接抑制释放，评分5-6合理但非亲和）。Stahl注无典型受体profile。建议：将GABA改为0（非GABA药），其余保持。 </w:t>
      </w:r>
    </w:p>
    <w:p w14:paraId="45DCBA3F" w14:textId="77777777" w:rsidR="00EA7794" w:rsidRPr="00EA7794" w:rsidRDefault="00EA7794" w:rsidP="00EA7794">
      <w:r w:rsidRPr="00EA7794">
        <w:t xml:space="preserve">  </w:t>
      </w:r>
      <w:r w:rsidRPr="00EA7794">
        <w:rPr>
          <w:b/>
          <w:bCs/>
        </w:rPr>
        <w:t>阿普唑仑 (Alprazolam)</w:t>
      </w:r>
      <w:r w:rsidRPr="00EA7794">
        <w:t xml:space="preserve">: GABA-A, Alpha1, Alpha2, Alpha3, Alpha5 → 9.5, 9.0, 9.0, 9.0, 9.0 </w:t>
      </w:r>
      <w:r w:rsidRPr="00EA7794">
        <w:rPr>
          <w:b/>
          <w:bCs/>
        </w:rPr>
        <w:t>准确</w:t>
      </w:r>
      <w:r w:rsidRPr="00EA7794">
        <w:t xml:space="preserve">。Stahl：BZD高亲和GABA-A（9+），亚型偏好α1/2/3/5（镇静/抗焦虑），无Alpha1受体（可能是GABA-A亚基误称？但值匹配）。 </w:t>
      </w:r>
    </w:p>
    <w:p w14:paraId="3FE1CC3E" w14:textId="77777777" w:rsidR="00EA7794" w:rsidRPr="00EA7794" w:rsidRDefault="00EA7794" w:rsidP="00EA7794">
      <w:r w:rsidRPr="00EA7794">
        <w:t xml:space="preserve">  </w:t>
      </w:r>
      <w:r w:rsidRPr="00EA7794">
        <w:rPr>
          <w:b/>
          <w:bCs/>
        </w:rPr>
        <w:t>氯硝西泮 (Clonazepam)</w:t>
      </w:r>
      <w:r w:rsidRPr="00EA7794">
        <w:t xml:space="preserve">: GABA-A, Na+Channel, T-Type Ca, 5HT, DA → 9.8, 3.0, 2.0, 0.0, 0.0 </w:t>
      </w:r>
      <w:r w:rsidRPr="00EA7794">
        <w:rPr>
          <w:b/>
          <w:bCs/>
        </w:rPr>
        <w:t>准确</w:t>
      </w:r>
      <w:r w:rsidRPr="00EA7794">
        <w:t xml:space="preserve">。Stahl：GABA-A高（9.8），弱Na+/Ca通道（2-3，低剂量无），无5HT/DA（0）。 </w:t>
      </w:r>
    </w:p>
    <w:p w14:paraId="546539B1" w14:textId="77777777" w:rsidR="00EA7794" w:rsidRPr="00EA7794" w:rsidRDefault="00EA7794" w:rsidP="00EA7794">
      <w:r w:rsidRPr="00EA7794">
        <w:t xml:space="preserve">  </w:t>
      </w:r>
      <w:r w:rsidRPr="00EA7794">
        <w:rPr>
          <w:b/>
          <w:bCs/>
        </w:rPr>
        <w:t>咪达唑仑 (Midazolam)</w:t>
      </w:r>
      <w:r w:rsidRPr="00EA7794">
        <w:t xml:space="preserve">: GABA-A, Lipid Solubility, Duration, M1, H1 → 9.8, 9.5, 2.0, 0.0, 0.0 </w:t>
      </w:r>
      <w:r w:rsidRPr="00EA7794">
        <w:rPr>
          <w:b/>
          <w:bCs/>
        </w:rPr>
        <w:t>小问题</w:t>
      </w:r>
      <w:r w:rsidRPr="00EA7794">
        <w:t xml:space="preserve">。GABA-A高（9.8），但Lipid Solubility/Duration非受体（是药代动力学，评分合理但类别错）。M1/H1无（0）。建议：移Lipid/Duration至别表。 </w:t>
      </w:r>
    </w:p>
    <w:p w14:paraId="4A632CF7" w14:textId="77777777" w:rsidR="00EA7794" w:rsidRPr="00EA7794" w:rsidRDefault="00EA7794" w:rsidP="00EA7794">
      <w:r w:rsidRPr="00EA7794">
        <w:t xml:space="preserve">  </w:t>
      </w:r>
      <w:r w:rsidRPr="00EA7794">
        <w:rPr>
          <w:b/>
          <w:bCs/>
        </w:rPr>
        <w:t>碳酸锂 (Lithium Carbonate)</w:t>
      </w:r>
      <w:r w:rsidRPr="00EA7794">
        <w:t xml:space="preserve">: IMPase, GSK-3, Glu, GABA, DA → 8.0, 8.0, 5.0, 4.0, 3.0 </w:t>
      </w:r>
      <w:r w:rsidRPr="00EA7794">
        <w:rPr>
          <w:b/>
          <w:bCs/>
        </w:rPr>
        <w:t>小问题</w:t>
      </w:r>
      <w:r w:rsidRPr="00EA7794">
        <w:t xml:space="preserve">。Stahl注无receptor binding；这些是细胞内靶点（IMPase/GSK-3高抑制~8），下游影响Glu/GABA/DA（中低）。准确但非“亲和值”。建议：标注为“机制强度”。 </w:t>
      </w:r>
    </w:p>
    <w:p w14:paraId="15CA263F" w14:textId="59C0EEA0" w:rsidR="006A46F0" w:rsidRDefault="00EA7794" w:rsidP="00EA7794">
      <w:pPr>
        <w:rPr>
          <w:rFonts w:hint="eastAsia"/>
        </w:rPr>
      </w:pPr>
      <w:r w:rsidRPr="00EA7794">
        <w:t xml:space="preserve">  </w:t>
      </w:r>
      <w:r w:rsidRPr="00EA7794">
        <w:rPr>
          <w:b/>
          <w:bCs/>
        </w:rPr>
        <w:t>丙戊酸钠 (Sodium Valproate)</w:t>
      </w:r>
      <w:r w:rsidRPr="00EA7794">
        <w:t xml:space="preserve">: GABA-T, Na+Channel, T-Type Ca, Glu, H1 → 8.5, 8.0, 6.0, 5.0, 1.0 </w:t>
      </w:r>
      <w:r w:rsidRPr="00EA7794">
        <w:rPr>
          <w:b/>
          <w:bCs/>
        </w:rPr>
        <w:t>小问题</w:t>
      </w:r>
      <w:r w:rsidRPr="00EA7794">
        <w:t>。类似锂，无典型binding；GABA-T/Na+/Ca高（8-6），Glu抑制中（5），H1低（1）。准确但机制非亲和。</w:t>
      </w:r>
    </w:p>
    <w:sectPr w:rsidR="006A46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7117"/>
    <w:rsid w:val="00297117"/>
    <w:rsid w:val="006A46F0"/>
    <w:rsid w:val="00AA7FAD"/>
    <w:rsid w:val="00EA7794"/>
    <w:rsid w:val="00F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80F1C8-71B6-42BE-86B0-31696D14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71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1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1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1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1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1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1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1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71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7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7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71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71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71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71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71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71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71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1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71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71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71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71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71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71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7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Jeoi Zoeng</dc:creator>
  <cp:keywords/>
  <dc:description/>
  <cp:lastModifiedBy>Jeoi Zoeng</cp:lastModifiedBy>
  <cp:revision>2</cp:revision>
  <dcterms:created xsi:type="dcterms:W3CDTF">2026-01-25T09:35:00Z</dcterms:created>
  <dcterms:modified xsi:type="dcterms:W3CDTF">2026-01-25T09:35:00Z</dcterms:modified>
</cp:coreProperties>
</file>